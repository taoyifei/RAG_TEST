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>保留</w:t>
      </w:r>
      <w:del w:author="甲">
        <w:r>
          <w:delText>删除</w:delText>
        </w:r>
      </w:del>
      <w:ins w:author="乙">
        <w:r>
          <w:t>新增</w:t>
        </w:r>
      </w:ins>
    </w:p>
    <w:sectPr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BaseStyles" Type="http://schemas.openxmlformats.org/officeDocument/2006/relationships/styles" Target="styles.xml"/>
</Relationships>

</file>